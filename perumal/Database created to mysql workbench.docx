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B46D" w14:textId="0DCB591B" w:rsidR="00404E04" w:rsidRDefault="00404E04">
      <w:pPr>
        <w:rPr>
          <w:ins w:id="0" w:author="krishna kumar" w:date="2025-07-18T01:19:00Z" w16du:dateUtc="2025-07-17T19:49:00Z"/>
        </w:rPr>
      </w:pPr>
      <w:ins w:id="1" w:author="krishna kumar" w:date="2025-07-18T01:19:00Z" w16du:dateUtc="2025-07-17T19:49:00Z">
        <w:r>
          <w:t xml:space="preserve">                                                  Database created to </w:t>
        </w:r>
        <w:proofErr w:type="spellStart"/>
        <w:r>
          <w:t>mysql</w:t>
        </w:r>
        <w:proofErr w:type="spellEnd"/>
        <w:r>
          <w:t xml:space="preserve"> workbench</w:t>
        </w:r>
      </w:ins>
    </w:p>
    <w:p w14:paraId="316CDE41" w14:textId="77777777" w:rsidR="00791CEC" w:rsidRDefault="00791CEC">
      <w:pPr>
        <w:rPr>
          <w:ins w:id="2" w:author="krishna kumar" w:date="2025-07-18T01:18:00Z" w16du:dateUtc="2025-07-17T19:48:00Z"/>
        </w:rPr>
      </w:pPr>
    </w:p>
    <w:p w14:paraId="6FAFC95D" w14:textId="51257551" w:rsidR="00404E04" w:rsidRDefault="00404E04">
      <w:pPr>
        <w:rPr>
          <w:ins w:id="3" w:author="krishna kumar" w:date="2025-07-18T01:18:00Z" w16du:dateUtc="2025-07-17T19:48:00Z"/>
        </w:rPr>
      </w:pPr>
    </w:p>
    <w:p w14:paraId="312E4AC1" w14:textId="05B88326" w:rsidR="00404E04" w:rsidRDefault="00404E04">
      <w:r>
        <w:rPr>
          <w:noProof/>
        </w:rPr>
        <w:drawing>
          <wp:inline distT="0" distB="0" distL="0" distR="0" wp14:anchorId="08CBBEF3" wp14:editId="3815EE4D">
            <wp:extent cx="5759996" cy="4114165"/>
            <wp:effectExtent l="0" t="0" r="0" b="635"/>
            <wp:docPr id="1095179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144" cy="414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D6BF" w14:textId="422987C0" w:rsidR="00404E04" w:rsidRDefault="00791CEC">
      <w:pPr>
        <w:rPr>
          <w:ins w:id="4" w:author="krishna kumar" w:date="2025-07-18T01:21:00Z" w16du:dateUtc="2025-07-17T19:51:00Z"/>
        </w:rPr>
      </w:pPr>
      <w:ins w:id="5" w:author="krishna kumar" w:date="2025-07-18T01:20:00Z" w16du:dateUtc="2025-07-17T19:50:00Z">
        <w:r w:rsidRPr="00404E04">
          <w:rPr>
            <w:noProof/>
          </w:rPr>
          <w:drawing>
            <wp:anchor distT="0" distB="0" distL="114300" distR="114300" simplePos="0" relativeHeight="251658752" behindDoc="0" locked="0" layoutInCell="1" allowOverlap="1" wp14:anchorId="2C126A52" wp14:editId="3A1C25E1">
              <wp:simplePos x="0" y="0"/>
              <wp:positionH relativeFrom="column">
                <wp:posOffset>45720</wp:posOffset>
              </wp:positionH>
              <wp:positionV relativeFrom="paragraph">
                <wp:posOffset>344170</wp:posOffset>
              </wp:positionV>
              <wp:extent cx="5486400" cy="3428365"/>
              <wp:effectExtent l="0" t="0" r="0" b="635"/>
              <wp:wrapSquare wrapText="bothSides"/>
              <wp:docPr id="1630353051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86400" cy="3428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r w:rsidR="00404E04">
        <w:br w:type="page"/>
      </w:r>
    </w:p>
    <w:p w14:paraId="0CF62D37" w14:textId="415441F5" w:rsidR="00791CEC" w:rsidRDefault="00791CEC">
      <w:pPr>
        <w:rPr>
          <w:ins w:id="6" w:author="krishna kumar" w:date="2025-07-18T01:21:00Z" w16du:dateUtc="2025-07-17T19:51:00Z"/>
        </w:rPr>
      </w:pPr>
    </w:p>
    <w:p w14:paraId="29E718B8" w14:textId="5304442A" w:rsidR="00791CEC" w:rsidRDefault="00791CEC">
      <w:pPr>
        <w:rPr>
          <w:ins w:id="7" w:author="krishna kumar" w:date="2025-07-18T01:21:00Z" w16du:dateUtc="2025-07-17T19:51:00Z"/>
        </w:rPr>
      </w:pPr>
      <w:ins w:id="8" w:author="krishna kumar" w:date="2025-07-18T01:23:00Z" w16du:dateUtc="2025-07-17T19:53:00Z">
        <w:r>
          <w:t xml:space="preserve">                             </w:t>
        </w:r>
      </w:ins>
      <w:ins w:id="9" w:author="krishna kumar" w:date="2025-07-18T01:24:00Z" w16du:dateUtc="2025-07-17T19:54:00Z">
        <w:r>
          <w:t xml:space="preserve">                                  Output for database</w:t>
        </w:r>
      </w:ins>
    </w:p>
    <w:p w14:paraId="7C3B1962" w14:textId="77777777" w:rsidR="00791CEC" w:rsidRDefault="00791CEC"/>
    <w:p w14:paraId="72D3F929" w14:textId="288957A2" w:rsidR="00F51A5B" w:rsidRDefault="00791CEC">
      <w:ins w:id="10" w:author="krishna kumar" w:date="2025-07-18T01:23:00Z" w16du:dateUtc="2025-07-17T19:53:00Z">
        <w:r w:rsidRPr="00404E04">
          <w:rPr>
            <w:noProof/>
          </w:rPr>
          <w:drawing>
            <wp:inline distT="0" distB="0" distL="0" distR="0" wp14:anchorId="37F39ADF" wp14:editId="4C2E3AD9">
              <wp:extent cx="5731510" cy="3582035"/>
              <wp:effectExtent l="0" t="0" r="2540" b="0"/>
              <wp:docPr id="1118159266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3582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sectPr w:rsidR="00F5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hna kumar">
    <w15:presenceInfo w15:providerId="Windows Live" w15:userId="ded7cb548f5b37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04"/>
    <w:rsid w:val="00404E04"/>
    <w:rsid w:val="005E1B41"/>
    <w:rsid w:val="00791CEC"/>
    <w:rsid w:val="009C7F5B"/>
    <w:rsid w:val="00F5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4227"/>
  <w15:chartTrackingRefBased/>
  <w15:docId w15:val="{574A5DDF-E74A-41B0-8130-5D19A04C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0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0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0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4E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4E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0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04E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2</cp:revision>
  <dcterms:created xsi:type="dcterms:W3CDTF">2025-07-17T19:57:00Z</dcterms:created>
  <dcterms:modified xsi:type="dcterms:W3CDTF">2025-07-17T19:57:00Z</dcterms:modified>
</cp:coreProperties>
</file>